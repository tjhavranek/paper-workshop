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CRUCIBLE redline — revised passages (tracked changes)</w:t>
      </w:r>
    </w:p>
    <w:p>
      <w:r>
        <w:t xml:space="preserve">Reconstruction against PDF-extracted text. Inserted text (blue, tracked) adds prose only; no number, table, or figure is changed. Originals are quote-gate-verified substrings of the manuscript.</w:t>
      </w:r>
    </w:p>
    <w:p>
      <w:pPr>
        <w:rPr>
          <w:b/>
        </w:rPr>
      </w:pPr>
      <w:r>
        <w:rPr>
          <w:b/>
        </w:rPr>
        <w:t xml:space="preserve">Abstract  [Edit 1 — answers F-057/F-066/F-044/F-058]</w:t>
      </w:r>
    </w:p>
    <w:p>
      <w:r>
        <w:t xml:space="preserve">Our results suggest that increasing financial rewards rarely produces large performance gains in the experimental settings most studied by economists. </w:t>
      </w:r>
      <w:ins w:id="1" w:author="CRUCIBLE (paper-workshop)" w:date="2026-06-07T00:00:00Z">
        <w:r>
          <w:rPr>
            <w:color w:val="0000FF"/>
          </w:rPr>
          <w:t xml:space="preserve">Because this literature tends, by design, to avoid contexts where incentives are expected to have large effects (Section 3), we read this as a statement about the contexts economists have chosen to study rather than about incentive effectiveness in general.</w:t>
        </w:r>
      </w:ins>
    </w:p>
    <w:p>
      <w:pPr>
        <w:rPr>
          <w:b/>
        </w:rPr>
      </w:pPr>
      <w:r>
        <w:rPr>
          <w:b/>
        </w:rPr>
        <w:t xml:space="preserve">Section 4 (Heterogeneity)  [Edit 2 — answers F-086/F-030/F-101/F-102]</w:t>
      </w:r>
    </w:p>
    <w:p>
      <w:r>
        <w:t xml:space="preserve">The Bayesian approach, however, treats all observations as independent, and to account for within-study dependence we also employ frequentist model averaging with Mallow's weights (Hansen, 2007) and orthogonalization of model space according to Amini &amp; Parmeter (2012). </w:t>
      </w:r>
      <w:ins w:id="2" w:author="CRUCIBLE (paper-workshop)" w:date="2026-06-07T00:00:00Z">
        <w:r>
          <w:rPr>
            <w:color w:val="0000FF"/>
          </w:rPr>
          <w:t xml:space="preserve">Because most studies contribute many correlated estimates, we treat the dependence-aware frequentist averaging as the primary basis for our heterogeneity conclusions and report the Bayesian inclusion probabilities alongside it for comparison.</w:t>
        </w:r>
      </w:ins>
    </w:p>
    <w:p>
      <w:pPr>
        <w:rPr>
          <w:b/>
        </w:rPr>
      </w:pPr>
      <w:r>
        <w:rPr>
          <w:b/>
        </w:rPr>
        <w:t xml:space="preserve">Section 3 (Publication Bias)  [Edit 3 — answers F-053/F-121]</w:t>
      </w:r>
    </w:p>
    <w:p>
      <w:r>
        <w:t xml:space="preserve">Such an instrument is correlated with the standard error by the definition of the latter and can be expected to be less related to method choices. </w:t>
      </w:r>
      <w:ins w:id="3" w:author="CRUCIBLE (paper-workshop)" w:date="2026-06-07T00:00:00Z">
        <w:r>
          <w:rPr>
            <w:color w:val="0000FF"/>
          </w:rPr>
          <w:t xml:space="preserve">We treat the instrument's independence from method choices as an identifying assumption rather than a tested property; absent a formal falsification of this exclusion restriction in our sample, we read MAIVE as one member of the correction battery rather than a decisive arbiter of the corrected effect.</w:t>
        </w:r>
      </w:ins>
    </w:p>
    <w:sectPr/>
  </w:body>
</w:document>
</file>